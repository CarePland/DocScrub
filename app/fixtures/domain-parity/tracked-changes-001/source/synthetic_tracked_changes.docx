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Tracked Changes Case</w:t>
      </w:r>
    </w:p>
    <w:p>
      <w:r>
        <w:t xml:space="preserve">Newly added reviewer note: </w:t>
      </w:r>
      <w:ins w:id="1" w:author="Editor" w:date="2026-07-27T00:00:00Z">
        <w:r>
          <w:t>Farrukh Islamov</w:t>
        </w:r>
      </w:ins>
    </w:p>
    <w:p>
      <w:r>
        <w:t xml:space="preserve">Removed from the final version: </w:t>
      </w:r>
      <w:del w:id="2" w:author="Editor" w:date="2026-07-27T00:00:00Z">
        <w:r>
          <w:delText xml:space="preserve">Beatrice Alcantara</w:delText>
        </w:r>
      </w:del>
    </w:p>
    <w:p>
      <w:r>
        <w:t>Farrukh Islamov also appears here in plain text, for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