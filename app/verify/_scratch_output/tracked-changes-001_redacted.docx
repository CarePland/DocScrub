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[PERSON-REDACTED]</w:t>
      </w:r>
    </w:p>
    <w:p>
      <w:r>
        <w:t xml:space="preserve">Newly added reviewer note: </w:t>
      </w:r>
      <w:ins w:id="1" w:author="Editor" w:date="2026-07-27T00:00:00Z">
        <w:r>
          <w:t>[PERSON-REDACTED]</w:t>
        </w:r>
      </w:ins>
    </w:p>
    <w:p>
      <w:r>
        <w:t xml:space="preserve">Removed from the final version: </w:t>
      </w:r>
      <w:del w:id="2" w:author="Editor" w:date="2026-07-27T00:00:00Z">
        <w:r>
          <w:delText xml:space="preserve">Beatrice Alcantara</w:delText>
        </w:r>
      </w:del>
    </w:p>
    <w:p>
      <w:r>
        <w:t>[PERSON-REDACTED] also appears here in plain text, for contrast.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